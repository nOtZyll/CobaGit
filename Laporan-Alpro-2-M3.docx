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E00EE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  <w:r>
        <w:rPr>
          <w:b/>
          <w:color w:val="0D0D0D"/>
          <w:sz w:val="28"/>
          <w:szCs w:val="28"/>
          <w:highlight w:val="white"/>
        </w:rPr>
        <w:t xml:space="preserve">LAPORAN PRAKTIKUM </w:t>
      </w:r>
    </w:p>
    <w:p w14:paraId="2CF1A330" w14:textId="1E2D2721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  <w:r>
        <w:rPr>
          <w:b/>
          <w:color w:val="0D0D0D"/>
          <w:sz w:val="28"/>
          <w:szCs w:val="28"/>
          <w:highlight w:val="white"/>
        </w:rPr>
        <w:t>ALGORITMA PEMROGRAMAN II WEEK 3</w:t>
      </w:r>
    </w:p>
    <w:p w14:paraId="7969471F" w14:textId="77777777" w:rsidR="005A5745" w:rsidRDefault="005A5745" w:rsidP="005A5745">
      <w:pPr>
        <w:jc w:val="center"/>
        <w:rPr>
          <w:b/>
          <w:color w:val="0D0D0D"/>
          <w:sz w:val="28"/>
          <w:szCs w:val="28"/>
          <w:highlight w:val="white"/>
        </w:rPr>
      </w:pPr>
    </w:p>
    <w:p w14:paraId="56DA5F4E" w14:textId="68E3FF03" w:rsidR="005A5745" w:rsidRDefault="005A5745" w:rsidP="005A5745">
      <w:pPr>
        <w:ind w:left="0" w:firstLine="0"/>
        <w:jc w:val="center"/>
        <w:rPr>
          <w:b/>
          <w:color w:val="0D0D0D"/>
          <w:highlight w:val="white"/>
        </w:rPr>
      </w:pPr>
      <w:r>
        <w:rPr>
          <w:b/>
          <w:color w:val="0D0D0D"/>
          <w:highlight w:val="white"/>
        </w:rPr>
        <w:t>“</w:t>
      </w:r>
      <w:r>
        <w:rPr>
          <w:b/>
          <w:bCs/>
          <w:color w:val="0D0D0D"/>
          <w:highlight w:val="white"/>
        </w:rPr>
        <w:t>V</w:t>
      </w:r>
      <w:r w:rsidR="00CF26D6">
        <w:rPr>
          <w:b/>
          <w:bCs/>
          <w:color w:val="0D0D0D"/>
          <w:highlight w:val="white"/>
        </w:rPr>
        <w:t xml:space="preserve">ERSION </w:t>
      </w:r>
      <w:r>
        <w:rPr>
          <w:b/>
          <w:bCs/>
          <w:color w:val="0D0D0D"/>
          <w:highlight w:val="white"/>
        </w:rPr>
        <w:t>C</w:t>
      </w:r>
      <w:r w:rsidR="00CF26D6">
        <w:rPr>
          <w:b/>
          <w:bCs/>
          <w:color w:val="0D0D0D"/>
          <w:highlight w:val="white"/>
        </w:rPr>
        <w:t xml:space="preserve">ONTROL </w:t>
      </w:r>
      <w:r>
        <w:rPr>
          <w:b/>
          <w:bCs/>
          <w:color w:val="0D0D0D"/>
          <w:highlight w:val="white"/>
        </w:rPr>
        <w:t>S</w:t>
      </w:r>
      <w:r w:rsidR="00CF26D6">
        <w:rPr>
          <w:b/>
          <w:bCs/>
          <w:color w:val="0D0D0D"/>
          <w:highlight w:val="white"/>
        </w:rPr>
        <w:t>YSTEM</w:t>
      </w:r>
      <w:r>
        <w:rPr>
          <w:b/>
          <w:bCs/>
          <w:color w:val="0D0D0D"/>
          <w:highlight w:val="white"/>
        </w:rPr>
        <w:t xml:space="preserve"> PADA GIT DAN GITHUB</w:t>
      </w:r>
      <w:r>
        <w:rPr>
          <w:b/>
          <w:color w:val="0D0D0D"/>
          <w:highlight w:val="white"/>
        </w:rPr>
        <w:t>”</w:t>
      </w:r>
    </w:p>
    <w:p w14:paraId="7B6B8A0A" w14:textId="77777777" w:rsidR="00CF26D6" w:rsidRDefault="00CF26D6" w:rsidP="005A5745">
      <w:pPr>
        <w:ind w:left="0" w:firstLine="0"/>
        <w:jc w:val="center"/>
        <w:rPr>
          <w:b/>
          <w:color w:val="0D0D0D"/>
          <w:highlight w:val="white"/>
        </w:rPr>
      </w:pPr>
    </w:p>
    <w:p w14:paraId="54FBEA2F" w14:textId="77777777" w:rsidR="00CF26D6" w:rsidRDefault="00CF26D6" w:rsidP="005A5745">
      <w:pPr>
        <w:ind w:left="0" w:firstLine="0"/>
        <w:jc w:val="center"/>
        <w:rPr>
          <w:b/>
          <w:color w:val="0D0D0D"/>
          <w:highlight w:val="white"/>
        </w:rPr>
      </w:pPr>
    </w:p>
    <w:p w14:paraId="128714AC" w14:textId="57D200EC" w:rsidR="005A5745" w:rsidRDefault="005A5745" w:rsidP="005A5745">
      <w:pPr>
        <w:jc w:val="center"/>
        <w:rPr>
          <w:b/>
          <w:color w:val="0D0D0D"/>
          <w:sz w:val="28"/>
          <w:szCs w:val="28"/>
          <w:highlight w:val="white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8305DD3" wp14:editId="1D00DEC8">
            <wp:simplePos x="0" y="0"/>
            <wp:positionH relativeFrom="column">
              <wp:posOffset>1670050</wp:posOffset>
            </wp:positionH>
            <wp:positionV relativeFrom="paragraph">
              <wp:posOffset>226060</wp:posOffset>
            </wp:positionV>
            <wp:extent cx="2480945" cy="2444750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244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0BC16" w14:textId="3D469514" w:rsidR="005A5745" w:rsidRDefault="005A5745" w:rsidP="005A5745">
      <w:pPr>
        <w:jc w:val="center"/>
        <w:rPr>
          <w:b/>
          <w:color w:val="0D0D0D"/>
          <w:sz w:val="28"/>
          <w:szCs w:val="28"/>
          <w:highlight w:val="white"/>
        </w:rPr>
      </w:pPr>
    </w:p>
    <w:p w14:paraId="5FAC7B45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7701F9C1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21D74C56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5B985662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7E36D0F4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17FB1B4D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175319CA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6A11126D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2BFCDAB5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62CC025D" w14:textId="77777777" w:rsidR="00CF26D6" w:rsidRDefault="00CF26D6" w:rsidP="00CF26D6">
      <w:pPr>
        <w:ind w:left="0" w:firstLine="0"/>
        <w:jc w:val="center"/>
        <w:rPr>
          <w:color w:val="0D0D0D"/>
          <w:sz w:val="24"/>
          <w:szCs w:val="24"/>
          <w:highlight w:val="white"/>
          <w:lang w:val="en-US"/>
        </w:rPr>
      </w:pPr>
    </w:p>
    <w:p w14:paraId="6F77C14E" w14:textId="77777777" w:rsidR="00CF26D6" w:rsidRPr="00CF26D6" w:rsidRDefault="00CF26D6" w:rsidP="00CF26D6">
      <w:pPr>
        <w:ind w:left="0" w:firstLine="0"/>
        <w:rPr>
          <w:color w:val="0D0D0D"/>
          <w:sz w:val="24"/>
          <w:szCs w:val="24"/>
          <w:highlight w:val="white"/>
          <w:lang w:val="en-US"/>
        </w:rPr>
      </w:pPr>
    </w:p>
    <w:p w14:paraId="5416DF46" w14:textId="77777777" w:rsidR="00CF26D6" w:rsidRDefault="00CF26D6" w:rsidP="00CF26D6">
      <w:pPr>
        <w:ind w:left="0" w:firstLine="0"/>
        <w:rPr>
          <w:b/>
          <w:sz w:val="28"/>
          <w:szCs w:val="28"/>
        </w:rPr>
      </w:pPr>
    </w:p>
    <w:p w14:paraId="5F540136" w14:textId="77777777" w:rsidR="00CF26D6" w:rsidRDefault="00CF26D6" w:rsidP="00CF26D6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  <w:r>
        <w:rPr>
          <w:b/>
          <w:color w:val="0D0D0D"/>
          <w:sz w:val="28"/>
          <w:szCs w:val="28"/>
          <w:highlight w:val="white"/>
        </w:rPr>
        <w:t xml:space="preserve">Kelas : </w:t>
      </w:r>
    </w:p>
    <w:p w14:paraId="34BF634A" w14:textId="77777777" w:rsidR="00CF26D6" w:rsidRDefault="00CF26D6" w:rsidP="00CF26D6">
      <w:pPr>
        <w:ind w:left="0" w:firstLine="0"/>
        <w:jc w:val="center"/>
        <w:rPr>
          <w:color w:val="0D0D0D"/>
          <w:sz w:val="28"/>
          <w:szCs w:val="28"/>
          <w:highlight w:val="white"/>
        </w:rPr>
      </w:pPr>
      <w:r>
        <w:rPr>
          <w:color w:val="0D0D0D"/>
          <w:sz w:val="28"/>
          <w:szCs w:val="28"/>
          <w:highlight w:val="white"/>
        </w:rPr>
        <w:t>SD-A1</w:t>
      </w:r>
    </w:p>
    <w:p w14:paraId="2D50CC3A" w14:textId="77777777" w:rsidR="00CF26D6" w:rsidRDefault="00CF26D6" w:rsidP="00CF26D6">
      <w:pPr>
        <w:ind w:left="0" w:firstLine="0"/>
        <w:rPr>
          <w:color w:val="0D0D0D"/>
          <w:sz w:val="28"/>
          <w:szCs w:val="28"/>
          <w:highlight w:val="white"/>
        </w:rPr>
      </w:pPr>
    </w:p>
    <w:p w14:paraId="0FB78558" w14:textId="77777777" w:rsidR="00CF26D6" w:rsidRDefault="00CF26D6" w:rsidP="00CF26D6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  <w:r>
        <w:rPr>
          <w:b/>
          <w:color w:val="0D0D0D"/>
          <w:sz w:val="28"/>
          <w:szCs w:val="28"/>
          <w:highlight w:val="white"/>
        </w:rPr>
        <w:t>Dosen Pengampu:</w:t>
      </w:r>
    </w:p>
    <w:p w14:paraId="0E834442" w14:textId="77777777" w:rsidR="00CF26D6" w:rsidRDefault="00CF26D6" w:rsidP="00CF26D6">
      <w:pPr>
        <w:ind w:left="0" w:firstLine="0"/>
        <w:jc w:val="center"/>
        <w:rPr>
          <w:color w:val="0D0D0D"/>
          <w:sz w:val="24"/>
          <w:szCs w:val="24"/>
          <w:highlight w:val="white"/>
          <w:lang w:val="en-US"/>
        </w:rPr>
      </w:pPr>
      <w:r w:rsidRPr="00CF26D6">
        <w:rPr>
          <w:color w:val="0D0D0D"/>
          <w:sz w:val="24"/>
          <w:szCs w:val="24"/>
          <w:highlight w:val="white"/>
          <w:lang w:val="en-US"/>
        </w:rPr>
        <w:t xml:space="preserve">Muhammad Noor </w:t>
      </w:r>
      <w:proofErr w:type="spellStart"/>
      <w:r w:rsidRPr="00CF26D6">
        <w:rPr>
          <w:color w:val="0D0D0D"/>
          <w:sz w:val="24"/>
          <w:szCs w:val="24"/>
          <w:highlight w:val="white"/>
          <w:lang w:val="en-US"/>
        </w:rPr>
        <w:t>Fakhruzzaman</w:t>
      </w:r>
      <w:proofErr w:type="spellEnd"/>
      <w:r w:rsidRPr="00CF26D6">
        <w:rPr>
          <w:color w:val="0D0D0D"/>
          <w:sz w:val="24"/>
          <w:szCs w:val="24"/>
          <w:highlight w:val="white"/>
          <w:lang w:val="en-US"/>
        </w:rPr>
        <w:t xml:space="preserve">, </w:t>
      </w:r>
      <w:proofErr w:type="spellStart"/>
      <w:proofErr w:type="gramStart"/>
      <w:r w:rsidRPr="00CF26D6">
        <w:rPr>
          <w:color w:val="0D0D0D"/>
          <w:sz w:val="24"/>
          <w:szCs w:val="24"/>
          <w:highlight w:val="white"/>
          <w:lang w:val="en-US"/>
        </w:rPr>
        <w:t>S.Kom</w:t>
      </w:r>
      <w:proofErr w:type="spellEnd"/>
      <w:proofErr w:type="gramEnd"/>
      <w:r w:rsidRPr="00CF26D6">
        <w:rPr>
          <w:color w:val="0D0D0D"/>
          <w:sz w:val="24"/>
          <w:szCs w:val="24"/>
          <w:highlight w:val="white"/>
          <w:lang w:val="en-US"/>
        </w:rPr>
        <w:t>., M.Sc.</w:t>
      </w:r>
    </w:p>
    <w:p w14:paraId="5CDE4FCC" w14:textId="77777777" w:rsidR="00CF26D6" w:rsidRDefault="00CF26D6" w:rsidP="00CF26D6">
      <w:pPr>
        <w:ind w:left="0" w:firstLine="0"/>
        <w:jc w:val="center"/>
        <w:rPr>
          <w:color w:val="0D0D0D"/>
          <w:sz w:val="24"/>
          <w:szCs w:val="24"/>
          <w:highlight w:val="white"/>
          <w:lang w:val="en-US"/>
        </w:rPr>
      </w:pPr>
    </w:p>
    <w:p w14:paraId="57A82B4F" w14:textId="77777777" w:rsidR="00CF26D6" w:rsidRPr="00CF26D6" w:rsidRDefault="00CF26D6" w:rsidP="00CF26D6">
      <w:pPr>
        <w:ind w:left="0" w:firstLine="0"/>
        <w:jc w:val="center"/>
        <w:rPr>
          <w:b/>
          <w:bCs/>
          <w:color w:val="0D0D0D"/>
          <w:sz w:val="24"/>
          <w:szCs w:val="24"/>
          <w:highlight w:val="white"/>
          <w:lang w:val="en-US"/>
        </w:rPr>
      </w:pPr>
      <w:proofErr w:type="spellStart"/>
      <w:r w:rsidRPr="00CF26D6">
        <w:rPr>
          <w:b/>
          <w:bCs/>
          <w:color w:val="0D0D0D"/>
          <w:sz w:val="24"/>
          <w:szCs w:val="24"/>
          <w:highlight w:val="white"/>
          <w:lang w:val="en-US"/>
        </w:rPr>
        <w:t>Disusun</w:t>
      </w:r>
      <w:proofErr w:type="spellEnd"/>
      <w:r w:rsidRPr="00CF26D6">
        <w:rPr>
          <w:b/>
          <w:bCs/>
          <w:color w:val="0D0D0D"/>
          <w:sz w:val="24"/>
          <w:szCs w:val="24"/>
          <w:highlight w:val="white"/>
          <w:lang w:val="en-US"/>
        </w:rPr>
        <w:t xml:space="preserve"> Oleh:</w:t>
      </w:r>
    </w:p>
    <w:p w14:paraId="69926C9C" w14:textId="77777777" w:rsidR="00CF26D6" w:rsidRDefault="00CF26D6" w:rsidP="00CF26D6">
      <w:pPr>
        <w:ind w:left="0" w:firstLine="0"/>
        <w:jc w:val="center"/>
        <w:rPr>
          <w:color w:val="0D0D0D"/>
          <w:sz w:val="24"/>
          <w:szCs w:val="24"/>
          <w:highlight w:val="white"/>
          <w:lang w:val="en-US"/>
        </w:rPr>
      </w:pPr>
      <w:r>
        <w:rPr>
          <w:color w:val="0D0D0D"/>
          <w:sz w:val="24"/>
          <w:szCs w:val="24"/>
          <w:highlight w:val="white"/>
          <w:lang w:val="en-US"/>
        </w:rPr>
        <w:t>Muhammad Fazil Irvan Putra</w:t>
      </w:r>
    </w:p>
    <w:p w14:paraId="315D80A1" w14:textId="77777777" w:rsidR="00CF26D6" w:rsidRDefault="00CF26D6" w:rsidP="00CF26D6">
      <w:pPr>
        <w:ind w:left="0" w:firstLine="0"/>
        <w:jc w:val="center"/>
        <w:rPr>
          <w:color w:val="0D0D0D"/>
          <w:sz w:val="24"/>
          <w:szCs w:val="24"/>
          <w:highlight w:val="white"/>
          <w:lang w:val="en-US"/>
        </w:rPr>
      </w:pPr>
      <w:r>
        <w:rPr>
          <w:color w:val="0D0D0D"/>
          <w:sz w:val="24"/>
          <w:szCs w:val="24"/>
          <w:highlight w:val="white"/>
          <w:lang w:val="en-US"/>
        </w:rPr>
        <w:t>164231022</w:t>
      </w:r>
    </w:p>
    <w:p w14:paraId="0DDD1011" w14:textId="77777777" w:rsidR="00CF26D6" w:rsidRDefault="00CF26D6" w:rsidP="005A5745">
      <w:pPr>
        <w:ind w:left="0" w:firstLine="0"/>
        <w:jc w:val="center"/>
        <w:rPr>
          <w:b/>
          <w:sz w:val="28"/>
          <w:szCs w:val="28"/>
        </w:rPr>
      </w:pPr>
    </w:p>
    <w:p w14:paraId="4771FE62" w14:textId="77777777" w:rsidR="00CF26D6" w:rsidRDefault="00CF26D6" w:rsidP="005A5745">
      <w:pPr>
        <w:ind w:left="0" w:firstLine="0"/>
        <w:jc w:val="center"/>
        <w:rPr>
          <w:b/>
          <w:sz w:val="28"/>
          <w:szCs w:val="28"/>
        </w:rPr>
      </w:pPr>
    </w:p>
    <w:p w14:paraId="693A0CA4" w14:textId="77777777" w:rsidR="00CF26D6" w:rsidRDefault="00CF26D6" w:rsidP="00CF26D6">
      <w:pPr>
        <w:ind w:left="0" w:firstLine="0"/>
        <w:rPr>
          <w:b/>
          <w:sz w:val="28"/>
          <w:szCs w:val="28"/>
        </w:rPr>
      </w:pPr>
    </w:p>
    <w:p w14:paraId="06C6469C" w14:textId="77777777" w:rsidR="00CF26D6" w:rsidRDefault="00CF26D6" w:rsidP="00CF26D6">
      <w:pPr>
        <w:ind w:left="0" w:firstLine="0"/>
        <w:rPr>
          <w:b/>
          <w:sz w:val="28"/>
          <w:szCs w:val="28"/>
        </w:rPr>
      </w:pPr>
    </w:p>
    <w:p w14:paraId="21A93B8D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AIRLANGGA</w:t>
      </w:r>
    </w:p>
    <w:p w14:paraId="745E5813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SURABAYA</w:t>
      </w:r>
    </w:p>
    <w:p w14:paraId="719202F4" w14:textId="3ECF515F" w:rsidR="005A5745" w:rsidRPr="00CF26D6" w:rsidRDefault="005A5745" w:rsidP="00CF26D6">
      <w:pPr>
        <w:ind w:left="0" w:firstLine="0"/>
        <w:jc w:val="center"/>
        <w:rPr>
          <w:ins w:id="0" w:author="Muhammad Fazil" w:date="2024-08-28T15:01:00Z" w16du:dateUtc="2024-08-28T08:01:00Z"/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49935218" w14:textId="05FA7852" w:rsidR="005A5745" w:rsidRPr="00CF26D6" w:rsidRDefault="005A5745" w:rsidP="005A5745">
      <w:pPr>
        <w:pStyle w:val="ListParagraph"/>
        <w:numPr>
          <w:ilvl w:val="0"/>
          <w:numId w:val="1"/>
        </w:numPr>
        <w:rPr>
          <w:b/>
          <w:bCs/>
        </w:rPr>
      </w:pPr>
      <w:r w:rsidRPr="00CF26D6">
        <w:rPr>
          <w:b/>
          <w:bCs/>
        </w:rPr>
        <w:lastRenderedPageBreak/>
        <w:t>Instalasi</w:t>
      </w:r>
    </w:p>
    <w:p w14:paraId="4C4F8B01" w14:textId="43959552" w:rsidR="005A5745" w:rsidRDefault="005A5745" w:rsidP="005A5745">
      <w:pPr>
        <w:pStyle w:val="ListParagraph"/>
        <w:ind w:firstLine="0"/>
      </w:pPr>
      <w:r>
        <w:t>Download git dan GitHub CLI pada link berikut:</w:t>
      </w:r>
    </w:p>
    <w:p w14:paraId="578A1611" w14:textId="46279CF7" w:rsidR="005A5745" w:rsidRDefault="005A5745" w:rsidP="005A5745">
      <w:pPr>
        <w:pStyle w:val="ListParagraph"/>
        <w:ind w:firstLine="0"/>
      </w:pPr>
      <w:r>
        <w:t xml:space="preserve">Git: </w:t>
      </w:r>
      <w:hyperlink r:id="rId6" w:history="1">
        <w:r w:rsidRPr="005A5745">
          <w:rPr>
            <w:rStyle w:val="Hyperlink"/>
          </w:rPr>
          <w:t>https://git-scm.com/download/win</w:t>
        </w:r>
      </w:hyperlink>
    </w:p>
    <w:p w14:paraId="2B937D94" w14:textId="38575A4A" w:rsidR="005A5745" w:rsidRDefault="005A5745" w:rsidP="005A5745">
      <w:pPr>
        <w:pStyle w:val="ListParagraph"/>
        <w:ind w:firstLine="0"/>
      </w:pPr>
      <w:r>
        <w:t xml:space="preserve">GitHub CLI:  </w:t>
      </w:r>
      <w:hyperlink r:id="rId7" w:history="1">
        <w:r w:rsidRPr="005A5745">
          <w:rPr>
            <w:rStyle w:val="Hyperlink"/>
          </w:rPr>
          <w:t>https://cli.github.com/</w:t>
        </w:r>
      </w:hyperlink>
    </w:p>
    <w:p w14:paraId="4D28D2A3" w14:textId="77777777" w:rsidR="00E3625D" w:rsidRDefault="00E3625D" w:rsidP="005A5745">
      <w:pPr>
        <w:pStyle w:val="ListParagraph"/>
        <w:ind w:firstLine="0"/>
      </w:pPr>
    </w:p>
    <w:p w14:paraId="4B97FE1E" w14:textId="179364E1" w:rsidR="005A5745" w:rsidRPr="00CF26D6" w:rsidRDefault="005A5745" w:rsidP="005A5745">
      <w:pPr>
        <w:pStyle w:val="ListParagraph"/>
        <w:numPr>
          <w:ilvl w:val="0"/>
          <w:numId w:val="1"/>
        </w:numPr>
        <w:rPr>
          <w:b/>
          <w:bCs/>
        </w:rPr>
      </w:pPr>
      <w:r w:rsidRPr="00CF26D6">
        <w:rPr>
          <w:b/>
          <w:bCs/>
        </w:rPr>
        <w:t xml:space="preserve">Inisiasi Git pada </w:t>
      </w:r>
      <w:r w:rsidR="00E3625D" w:rsidRPr="00CF26D6">
        <w:rPr>
          <w:b/>
          <w:bCs/>
        </w:rPr>
        <w:t>Folder Lokal</w:t>
      </w:r>
    </w:p>
    <w:p w14:paraId="40FA54F2" w14:textId="38B59B8C" w:rsidR="005A5745" w:rsidRPr="005A5745" w:rsidRDefault="005A5745" w:rsidP="005A5745">
      <w:pPr>
        <w:pStyle w:val="ListParagraph"/>
        <w:numPr>
          <w:ilvl w:val="0"/>
          <w:numId w:val="2"/>
        </w:numPr>
      </w:pPr>
      <w:r>
        <w:rPr>
          <w:noProof/>
          <w14:ligatures w14:val="standardContextual"/>
        </w:rPr>
        <w:t>Buat folder baru untuk menjadi repositori yang akan di unggah ke GitHub</w:t>
      </w:r>
    </w:p>
    <w:p w14:paraId="38DB93A0" w14:textId="5B05D095" w:rsidR="005A5745" w:rsidRDefault="005A5745" w:rsidP="005A5745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091FD593" wp14:editId="6790E5E5">
            <wp:extent cx="4470400" cy="2794000"/>
            <wp:effectExtent l="0" t="0" r="6350" b="6350"/>
            <wp:docPr id="51528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8821" name="Picture 515288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213" cy="27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8C77" w14:textId="0247E53C" w:rsidR="005A5745" w:rsidRPr="005A5745" w:rsidRDefault="005A5745" w:rsidP="005A5745">
      <w:pPr>
        <w:pStyle w:val="ListParagraph"/>
        <w:numPr>
          <w:ilvl w:val="0"/>
          <w:numId w:val="2"/>
        </w:numPr>
      </w:pPr>
      <w:r>
        <w:t xml:space="preserve">Buka terminal dan inisiasi git dengan mengetikkan </w:t>
      </w:r>
      <w:r w:rsidRPr="005A5745">
        <w:rPr>
          <w:rFonts w:ascii="Courier New" w:hAnsi="Courier New" w:cs="Courier New"/>
          <w:b/>
          <w:bCs/>
          <w:highlight w:val="lightGray"/>
        </w:rPr>
        <w:t>git init</w:t>
      </w:r>
    </w:p>
    <w:p w14:paraId="647780F4" w14:textId="71D98C09" w:rsidR="005A5745" w:rsidRDefault="005A5745" w:rsidP="005A5745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41DE3087" wp14:editId="3C40E804">
            <wp:extent cx="4493591" cy="1987550"/>
            <wp:effectExtent l="0" t="0" r="2540" b="0"/>
            <wp:docPr id="2130553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53312" name="Picture 21305533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212" cy="19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7F2D" w14:textId="77777777" w:rsidR="00E3625D" w:rsidRDefault="00E3625D" w:rsidP="005A5745">
      <w:pPr>
        <w:pStyle w:val="ListParagraph"/>
        <w:ind w:left="1080" w:firstLine="0"/>
      </w:pPr>
    </w:p>
    <w:p w14:paraId="390F3EBA" w14:textId="77777777" w:rsidR="00E3625D" w:rsidRDefault="00E3625D" w:rsidP="005A5745">
      <w:pPr>
        <w:pStyle w:val="ListParagraph"/>
        <w:ind w:left="1080" w:firstLine="0"/>
      </w:pPr>
    </w:p>
    <w:p w14:paraId="54662D74" w14:textId="77777777" w:rsidR="00E3625D" w:rsidRDefault="00E3625D" w:rsidP="005A5745">
      <w:pPr>
        <w:pStyle w:val="ListParagraph"/>
        <w:ind w:left="1080" w:firstLine="0"/>
      </w:pPr>
    </w:p>
    <w:p w14:paraId="3981A5EC" w14:textId="77777777" w:rsidR="00E3625D" w:rsidRDefault="00E3625D" w:rsidP="005A5745">
      <w:pPr>
        <w:pStyle w:val="ListParagraph"/>
        <w:ind w:left="1080" w:firstLine="0"/>
      </w:pPr>
    </w:p>
    <w:p w14:paraId="1DDC5086" w14:textId="77777777" w:rsidR="00E3625D" w:rsidRDefault="00E3625D" w:rsidP="005A5745">
      <w:pPr>
        <w:pStyle w:val="ListParagraph"/>
        <w:ind w:left="1080" w:firstLine="0"/>
      </w:pPr>
    </w:p>
    <w:p w14:paraId="1E14F86D" w14:textId="77777777" w:rsidR="00E3625D" w:rsidRDefault="00E3625D" w:rsidP="005A5745">
      <w:pPr>
        <w:pStyle w:val="ListParagraph"/>
        <w:ind w:left="1080" w:firstLine="0"/>
      </w:pPr>
    </w:p>
    <w:p w14:paraId="0A0A775E" w14:textId="77777777" w:rsidR="00E3625D" w:rsidRDefault="00E3625D" w:rsidP="005A5745">
      <w:pPr>
        <w:pStyle w:val="ListParagraph"/>
        <w:ind w:left="1080" w:firstLine="0"/>
      </w:pPr>
    </w:p>
    <w:p w14:paraId="50ABD81C" w14:textId="77777777" w:rsidR="00E3625D" w:rsidRDefault="00E3625D" w:rsidP="005A5745">
      <w:pPr>
        <w:pStyle w:val="ListParagraph"/>
        <w:ind w:left="1080" w:firstLine="0"/>
      </w:pPr>
    </w:p>
    <w:p w14:paraId="56796C9B" w14:textId="77777777" w:rsidR="00E3625D" w:rsidRDefault="00E3625D" w:rsidP="005A5745">
      <w:pPr>
        <w:pStyle w:val="ListParagraph"/>
        <w:ind w:left="1080" w:firstLine="0"/>
      </w:pPr>
    </w:p>
    <w:p w14:paraId="6F969AB7" w14:textId="77777777" w:rsidR="00E3625D" w:rsidRDefault="00E3625D" w:rsidP="005A5745">
      <w:pPr>
        <w:pStyle w:val="ListParagraph"/>
        <w:ind w:left="1080" w:firstLine="0"/>
      </w:pPr>
    </w:p>
    <w:p w14:paraId="2BD4F110" w14:textId="77777777" w:rsidR="00E3625D" w:rsidRDefault="00E3625D" w:rsidP="005A5745">
      <w:pPr>
        <w:pStyle w:val="ListParagraph"/>
        <w:ind w:left="1080" w:firstLine="0"/>
      </w:pPr>
    </w:p>
    <w:p w14:paraId="2C6C87C2" w14:textId="2B3B83C1" w:rsidR="005A5745" w:rsidRPr="00CF26D6" w:rsidRDefault="00E3625D" w:rsidP="00E3625D">
      <w:pPr>
        <w:pStyle w:val="ListParagraph"/>
        <w:numPr>
          <w:ilvl w:val="0"/>
          <w:numId w:val="1"/>
        </w:numPr>
        <w:rPr>
          <w:b/>
          <w:bCs/>
        </w:rPr>
      </w:pPr>
      <w:r w:rsidRPr="00CF26D6">
        <w:rPr>
          <w:b/>
          <w:bCs/>
        </w:rPr>
        <w:t>Pembuatan File pada Folder Repositori</w:t>
      </w:r>
    </w:p>
    <w:p w14:paraId="50E8358E" w14:textId="6CE78B3B" w:rsidR="00E3625D" w:rsidRPr="00E3625D" w:rsidRDefault="00E3625D" w:rsidP="00E3625D">
      <w:pPr>
        <w:pStyle w:val="ListParagraph"/>
        <w:numPr>
          <w:ilvl w:val="0"/>
          <w:numId w:val="3"/>
        </w:numPr>
      </w:pPr>
      <w:r>
        <w:t xml:space="preserve">Membuat file format .txt sederhana dengan </w:t>
      </w:r>
      <w:r w:rsidRPr="00E3625D">
        <w:rPr>
          <w:rFonts w:ascii="Courier New" w:hAnsi="Courier New" w:cs="Courier New"/>
          <w:b/>
          <w:bCs/>
          <w:highlight w:val="lightGray"/>
        </w:rPr>
        <w:t>echo “Hello World” &gt; first_try.txt</w:t>
      </w:r>
    </w:p>
    <w:p w14:paraId="076FD13E" w14:textId="0B76D26A" w:rsidR="00E3625D" w:rsidRDefault="00E3625D" w:rsidP="00E3625D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6872DA49" wp14:editId="7AA8E407">
            <wp:extent cx="4578350" cy="1661609"/>
            <wp:effectExtent l="0" t="0" r="0" b="0"/>
            <wp:docPr id="4089359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35931" name="Picture 4089359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063" cy="16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C761" w14:textId="434BD30A" w:rsidR="00E3625D" w:rsidRDefault="00E3625D" w:rsidP="00E3625D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4EEBF1DC" wp14:editId="58F2EE32">
            <wp:extent cx="4569940" cy="2165350"/>
            <wp:effectExtent l="0" t="0" r="2540" b="6350"/>
            <wp:docPr id="1258794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94822" name="Picture 12587948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462" cy="21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54ED" w14:textId="40A80E3A" w:rsidR="00E3625D" w:rsidRPr="00CF26D6" w:rsidRDefault="00E3625D" w:rsidP="00E3625D">
      <w:pPr>
        <w:pStyle w:val="ListParagraph"/>
        <w:numPr>
          <w:ilvl w:val="0"/>
          <w:numId w:val="1"/>
        </w:numPr>
        <w:rPr>
          <w:b/>
          <w:bCs/>
        </w:rPr>
      </w:pPr>
      <w:r w:rsidRPr="00CF26D6">
        <w:rPr>
          <w:b/>
          <w:bCs/>
        </w:rPr>
        <w:t>Create Repository</w:t>
      </w:r>
    </w:p>
    <w:p w14:paraId="0FAD2ECF" w14:textId="2C91F111" w:rsidR="00E3625D" w:rsidRDefault="00E3625D" w:rsidP="00E3625D">
      <w:pPr>
        <w:pStyle w:val="ListParagraph"/>
        <w:numPr>
          <w:ilvl w:val="0"/>
          <w:numId w:val="4"/>
        </w:numPr>
      </w:pPr>
      <w:r>
        <w:t xml:space="preserve">Untuk membuat atau </w:t>
      </w:r>
      <w:r>
        <w:rPr>
          <w:i/>
          <w:iCs/>
        </w:rPr>
        <w:t xml:space="preserve">push </w:t>
      </w:r>
      <w:r>
        <w:t xml:space="preserve">folder lokal menjadi repositori pada GitHub, ketikkan </w:t>
      </w:r>
      <w:r w:rsidR="00DE23D3" w:rsidRPr="00DE23D3">
        <w:rPr>
          <w:rFonts w:ascii="Courier New" w:hAnsi="Courier New" w:cs="Courier New"/>
          <w:b/>
          <w:bCs/>
          <w:highlight w:val="lightGray"/>
        </w:rPr>
        <w:t>gh create repo</w:t>
      </w:r>
      <w:r w:rsidR="00DE23D3">
        <w:rPr>
          <w:rFonts w:ascii="Courier New" w:hAnsi="Courier New" w:cs="Courier New"/>
          <w:b/>
          <w:bCs/>
        </w:rPr>
        <w:t xml:space="preserve"> </w:t>
      </w:r>
      <w:r w:rsidR="00DE23D3">
        <w:t xml:space="preserve">pada terminal dan </w:t>
      </w:r>
      <w:r w:rsidR="00BB405E">
        <w:t>tekan</w:t>
      </w:r>
      <w:r w:rsidR="00DE23D3">
        <w:t xml:space="preserve"> </w:t>
      </w:r>
      <w:r w:rsidR="00DE23D3">
        <w:rPr>
          <w:i/>
          <w:iCs/>
        </w:rPr>
        <w:t>enter</w:t>
      </w:r>
      <w:r w:rsidR="00DE23D3">
        <w:t>.</w:t>
      </w:r>
    </w:p>
    <w:p w14:paraId="334B03B8" w14:textId="63F06BC8" w:rsidR="00DE23D3" w:rsidRDefault="00DE23D3" w:rsidP="00DE23D3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1963CF18" wp14:editId="1CC5524C">
            <wp:extent cx="4629150" cy="977878"/>
            <wp:effectExtent l="0" t="0" r="0" b="0"/>
            <wp:docPr id="191508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683" name="Picture 19150868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1" t="62407" r="20305" b="12137"/>
                    <a:stretch/>
                  </pic:blipFill>
                  <pic:spPr bwMode="auto">
                    <a:xfrm>
                      <a:off x="0" y="0"/>
                      <a:ext cx="4641623" cy="98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36474" w14:textId="626BA609" w:rsidR="00DE23D3" w:rsidRDefault="00DE23D3" w:rsidP="00DE23D3">
      <w:pPr>
        <w:pStyle w:val="ListParagraph"/>
        <w:numPr>
          <w:ilvl w:val="0"/>
          <w:numId w:val="4"/>
        </w:numPr>
      </w:pPr>
      <w:r>
        <w:t xml:space="preserve">Pilih </w:t>
      </w:r>
      <w:r w:rsidRPr="00DE23D3">
        <w:rPr>
          <w:rFonts w:ascii="Courier New" w:hAnsi="Courier New" w:cs="Courier New"/>
          <w:b/>
          <w:bCs/>
          <w:highlight w:val="lightGray"/>
        </w:rPr>
        <w:t>Push an existing local repository to GitHub</w:t>
      </w:r>
      <w:r>
        <w:rPr>
          <w:rFonts w:ascii="Courier New" w:hAnsi="Courier New" w:cs="Courier New"/>
          <w:b/>
          <w:bCs/>
        </w:rPr>
        <w:t xml:space="preserve"> </w:t>
      </w:r>
      <w:r>
        <w:t xml:space="preserve">untuk </w:t>
      </w:r>
      <w:r>
        <w:rPr>
          <w:i/>
          <w:iCs/>
        </w:rPr>
        <w:t xml:space="preserve">push </w:t>
      </w:r>
      <w:r>
        <w:t>repositori lokal yang telah dibuat ke GitHub.</w:t>
      </w:r>
    </w:p>
    <w:p w14:paraId="256BBA82" w14:textId="2AA667E6" w:rsidR="00DE23D3" w:rsidRDefault="00DE23D3" w:rsidP="00DE23D3">
      <w:pPr>
        <w:pStyle w:val="ListParagraph"/>
        <w:numPr>
          <w:ilvl w:val="0"/>
          <w:numId w:val="4"/>
        </w:numPr>
      </w:pPr>
      <w:r>
        <w:t>Pilih visibilitas dari repositori pada GitHub.</w:t>
      </w:r>
    </w:p>
    <w:p w14:paraId="6DF59146" w14:textId="3B828F5D" w:rsidR="00DE23D3" w:rsidRDefault="00DE23D3" w:rsidP="00DE23D3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1AC2BC8E" wp14:editId="6202B421">
            <wp:extent cx="4660900" cy="1333500"/>
            <wp:effectExtent l="0" t="0" r="6350" b="0"/>
            <wp:docPr id="3471639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63913" name="Picture 3471639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1" t="50598" r="17201" b="13504"/>
                    <a:stretch/>
                  </pic:blipFill>
                  <pic:spPr bwMode="auto">
                    <a:xfrm>
                      <a:off x="0" y="0"/>
                      <a:ext cx="46609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EACA2" w14:textId="1A1FDD84" w:rsidR="00DE23D3" w:rsidRPr="00DE23D3" w:rsidRDefault="00DE23D3" w:rsidP="00DE23D3">
      <w:pPr>
        <w:pStyle w:val="ListParagraph"/>
        <w:numPr>
          <w:ilvl w:val="0"/>
          <w:numId w:val="4"/>
        </w:numPr>
      </w:pPr>
      <w:r>
        <w:lastRenderedPageBreak/>
        <w:t xml:space="preserve">Tambahkan deskripsi dan </w:t>
      </w:r>
      <w:r w:rsidRPr="00DE23D3">
        <w:rPr>
          <w:i/>
          <w:iCs/>
        </w:rPr>
        <w:t>remote</w:t>
      </w:r>
    </w:p>
    <w:p w14:paraId="362E0C8E" w14:textId="37E4A5EC" w:rsidR="00DE23D3" w:rsidRDefault="00DE23D3" w:rsidP="00DE23D3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59BE12C5" wp14:editId="27FE4DFD">
            <wp:extent cx="4705350" cy="1568450"/>
            <wp:effectExtent l="0" t="0" r="0" b="0"/>
            <wp:docPr id="44689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9929" name="Picture 4468992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45812" r="16346" b="11966"/>
                    <a:stretch/>
                  </pic:blipFill>
                  <pic:spPr bwMode="auto">
                    <a:xfrm>
                      <a:off x="0" y="0"/>
                      <a:ext cx="4705350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E9298" w14:textId="7A5C2F1E" w:rsidR="00264995" w:rsidRPr="00CF26D6" w:rsidRDefault="00264995" w:rsidP="00264995">
      <w:pPr>
        <w:pStyle w:val="ListParagraph"/>
        <w:numPr>
          <w:ilvl w:val="0"/>
          <w:numId w:val="1"/>
        </w:numPr>
        <w:rPr>
          <w:b/>
          <w:bCs/>
        </w:rPr>
      </w:pPr>
      <w:r w:rsidRPr="00CF26D6">
        <w:rPr>
          <w:b/>
          <w:bCs/>
        </w:rPr>
        <w:t>Git add, commit, dan push</w:t>
      </w:r>
    </w:p>
    <w:p w14:paraId="3796CC71" w14:textId="2E926B40" w:rsidR="00264995" w:rsidRDefault="00264995" w:rsidP="00264995">
      <w:pPr>
        <w:pStyle w:val="ListParagraph"/>
        <w:numPr>
          <w:ilvl w:val="0"/>
          <w:numId w:val="5"/>
        </w:numPr>
      </w:pPr>
      <w:r>
        <w:t xml:space="preserve">Untuk menambahkan file ke index ketik </w:t>
      </w:r>
      <w:r w:rsidRPr="00264995">
        <w:rPr>
          <w:rFonts w:ascii="Courier New" w:hAnsi="Courier New" w:cs="Courier New"/>
          <w:b/>
          <w:bCs/>
          <w:highlight w:val="lightGray"/>
        </w:rPr>
        <w:t>git add (nama file).txt</w:t>
      </w:r>
      <w:r>
        <w:rPr>
          <w:rFonts w:ascii="Courier New" w:hAnsi="Courier New" w:cs="Courier New"/>
        </w:rPr>
        <w:t xml:space="preserve"> </w:t>
      </w:r>
      <w:r>
        <w:t xml:space="preserve">pada terminal dan </w:t>
      </w:r>
      <w:r w:rsidR="00BB405E">
        <w:t>tekan</w:t>
      </w:r>
      <w:r>
        <w:t xml:space="preserve"> </w:t>
      </w:r>
      <w:r>
        <w:rPr>
          <w:i/>
          <w:iCs/>
        </w:rPr>
        <w:t>enter</w:t>
      </w:r>
      <w:r>
        <w:t>.</w:t>
      </w:r>
    </w:p>
    <w:p w14:paraId="4AB51897" w14:textId="7C2E9DEE" w:rsidR="00264995" w:rsidRDefault="00264995" w:rsidP="00264995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236DB0E5" wp14:editId="76DD5987">
            <wp:extent cx="4743450" cy="1022350"/>
            <wp:effectExtent l="0" t="0" r="0" b="6350"/>
            <wp:docPr id="15031963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96327" name="Picture 150319632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" t="60000" r="15598" b="12479"/>
                    <a:stretch/>
                  </pic:blipFill>
                  <pic:spPr bwMode="auto">
                    <a:xfrm>
                      <a:off x="0" y="0"/>
                      <a:ext cx="474345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ABB40" w14:textId="673C93CC" w:rsidR="00264995" w:rsidRPr="00BB405E" w:rsidRDefault="00264995" w:rsidP="00264995">
      <w:pPr>
        <w:pStyle w:val="ListParagraph"/>
        <w:numPr>
          <w:ilvl w:val="0"/>
          <w:numId w:val="5"/>
        </w:numPr>
      </w:pPr>
      <w:r>
        <w:t xml:space="preserve">Cek status dari repositori dengan </w:t>
      </w:r>
      <w:r w:rsidRPr="00BB405E">
        <w:rPr>
          <w:rFonts w:ascii="Courier New" w:hAnsi="Courier New" w:cs="Courier New"/>
          <w:b/>
          <w:bCs/>
          <w:highlight w:val="lightGray"/>
        </w:rPr>
        <w:t>git status</w:t>
      </w:r>
      <w:r>
        <w:t xml:space="preserve">, jika file berhasil ditambahkan akan muncul pada </w:t>
      </w:r>
      <w:r w:rsidRPr="00BB405E">
        <w:rPr>
          <w:rFonts w:ascii="Courier New" w:hAnsi="Courier New" w:cs="Courier New"/>
          <w:b/>
          <w:bCs/>
          <w:highlight w:val="lightGray"/>
        </w:rPr>
        <w:t>new file:</w:t>
      </w:r>
    </w:p>
    <w:p w14:paraId="654208A6" w14:textId="5DA15E60" w:rsidR="00BB405E" w:rsidRDefault="00BB405E" w:rsidP="00264995">
      <w:pPr>
        <w:pStyle w:val="ListParagraph"/>
        <w:numPr>
          <w:ilvl w:val="0"/>
          <w:numId w:val="5"/>
        </w:numPr>
      </w:pPr>
      <w:r>
        <w:t xml:space="preserve">Kemudian merekam perubahan yang dilakukan pada repository, ketikkan </w:t>
      </w:r>
      <w:r w:rsidRPr="00BB405E">
        <w:rPr>
          <w:rFonts w:ascii="Courier New" w:hAnsi="Courier New" w:cs="Courier New"/>
          <w:b/>
          <w:bCs/>
          <w:highlight w:val="lightGray"/>
        </w:rPr>
        <w:t>git commit -m “deskripsi”</w:t>
      </w:r>
      <w:r>
        <w:t xml:space="preserve">, dan tekan </w:t>
      </w:r>
      <w:r>
        <w:rPr>
          <w:i/>
          <w:iCs/>
        </w:rPr>
        <w:t>enter</w:t>
      </w:r>
      <w:r>
        <w:t>.</w:t>
      </w:r>
    </w:p>
    <w:p w14:paraId="06044B8C" w14:textId="4FF34D65" w:rsidR="00BB405E" w:rsidRDefault="00BB405E" w:rsidP="00BB405E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43ED0B1C" wp14:editId="68C350C4">
            <wp:extent cx="4800600" cy="488950"/>
            <wp:effectExtent l="0" t="0" r="0" b="6350"/>
            <wp:docPr id="138131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18891" name="Picture 138131889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74360" r="14743" b="12478"/>
                    <a:stretch/>
                  </pic:blipFill>
                  <pic:spPr bwMode="auto">
                    <a:xfrm>
                      <a:off x="0" y="0"/>
                      <a:ext cx="480060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73991" w14:textId="3DED463A" w:rsidR="00BB405E" w:rsidRDefault="00BB405E" w:rsidP="00BB405E">
      <w:pPr>
        <w:pStyle w:val="ListParagraph"/>
        <w:numPr>
          <w:ilvl w:val="0"/>
          <w:numId w:val="5"/>
        </w:numPr>
      </w:pPr>
      <w:r>
        <w:t xml:space="preserve">Untuk </w:t>
      </w:r>
      <w:r w:rsidRPr="00BB405E">
        <w:t>memasukkan file-file atau direktori hasil kerjaan kita yang dilakukan setelah melakukan commit</w:t>
      </w:r>
      <w:r>
        <w:t xml:space="preserve"> ke GitHub, bisa digunakan </w:t>
      </w:r>
      <w:r w:rsidRPr="00BB405E">
        <w:rPr>
          <w:rFonts w:ascii="Courier New" w:hAnsi="Courier New" w:cs="Courier New"/>
          <w:b/>
          <w:bCs/>
          <w:highlight w:val="lightGray"/>
        </w:rPr>
        <w:t>git push -u origin master</w:t>
      </w:r>
      <w:r>
        <w:t xml:space="preserve">, kemudian tekan </w:t>
      </w:r>
      <w:r>
        <w:rPr>
          <w:i/>
          <w:iCs/>
        </w:rPr>
        <w:t>enter</w:t>
      </w:r>
      <w:r>
        <w:t>.</w:t>
      </w:r>
    </w:p>
    <w:p w14:paraId="29903F9A" w14:textId="6B112462" w:rsidR="00BB405E" w:rsidRDefault="00BB405E" w:rsidP="00BB405E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0BADB5DF" wp14:editId="3357FE9D">
            <wp:extent cx="4832350" cy="812800"/>
            <wp:effectExtent l="0" t="0" r="6350" b="6350"/>
            <wp:docPr id="1922574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74534" name="Picture 192257453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" t="64786" r="13890" b="13334"/>
                    <a:stretch/>
                  </pic:blipFill>
                  <pic:spPr bwMode="auto">
                    <a:xfrm>
                      <a:off x="0" y="0"/>
                      <a:ext cx="483235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4E764" w14:textId="505AB056" w:rsidR="00CF26D6" w:rsidRPr="00CF26D6" w:rsidRDefault="00CF26D6" w:rsidP="00CF26D6">
      <w:pPr>
        <w:pStyle w:val="ListParagraph"/>
        <w:numPr>
          <w:ilvl w:val="0"/>
          <w:numId w:val="5"/>
        </w:numPr>
      </w:pPr>
      <w:r>
        <w:t xml:space="preserve">Setelah itu bisa memastikan repositori dan file-file yang telah di </w:t>
      </w:r>
      <w:r>
        <w:rPr>
          <w:i/>
          <w:iCs/>
        </w:rPr>
        <w:t xml:space="preserve">commit </w:t>
      </w:r>
      <w:r>
        <w:t>muncul pada laman GitHub.</w:t>
      </w:r>
    </w:p>
    <w:p w14:paraId="18E66E44" w14:textId="43003D4B" w:rsidR="00CF26D6" w:rsidRDefault="00CF26D6" w:rsidP="00CF26D6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654391FB" wp14:editId="0DBB00A4">
            <wp:extent cx="3271372" cy="1733550"/>
            <wp:effectExtent l="0" t="0" r="5715" b="0"/>
            <wp:docPr id="1088970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70801" name="Picture 108897080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4"/>
                    <a:stretch/>
                  </pic:blipFill>
                  <pic:spPr bwMode="auto">
                    <a:xfrm>
                      <a:off x="0" y="0"/>
                      <a:ext cx="3319149" cy="175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2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D52EF"/>
    <w:multiLevelType w:val="hybridMultilevel"/>
    <w:tmpl w:val="477CD01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0588E"/>
    <w:multiLevelType w:val="hybridMultilevel"/>
    <w:tmpl w:val="A82649AA"/>
    <w:lvl w:ilvl="0" w:tplc="BEF8D7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C94DD2"/>
    <w:multiLevelType w:val="hybridMultilevel"/>
    <w:tmpl w:val="64906996"/>
    <w:lvl w:ilvl="0" w:tplc="6EE49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C3F2215"/>
    <w:multiLevelType w:val="hybridMultilevel"/>
    <w:tmpl w:val="C266564A"/>
    <w:lvl w:ilvl="0" w:tplc="0EBCC1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104986"/>
    <w:multiLevelType w:val="hybridMultilevel"/>
    <w:tmpl w:val="06EC0EC2"/>
    <w:lvl w:ilvl="0" w:tplc="61D005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3027058">
    <w:abstractNumId w:val="0"/>
  </w:num>
  <w:num w:numId="2" w16cid:durableId="1482045024">
    <w:abstractNumId w:val="4"/>
  </w:num>
  <w:num w:numId="3" w16cid:durableId="1553301243">
    <w:abstractNumId w:val="2"/>
  </w:num>
  <w:num w:numId="4" w16cid:durableId="398137057">
    <w:abstractNumId w:val="1"/>
  </w:num>
  <w:num w:numId="5" w16cid:durableId="53762150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uhammad Fazil">
    <w15:presenceInfo w15:providerId="Windows Live" w15:userId="0fe9b27e8e94671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2C4"/>
    <w:rsid w:val="001309C9"/>
    <w:rsid w:val="00264995"/>
    <w:rsid w:val="002C2307"/>
    <w:rsid w:val="003A4E39"/>
    <w:rsid w:val="005A5745"/>
    <w:rsid w:val="007E2930"/>
    <w:rsid w:val="00AC72C4"/>
    <w:rsid w:val="00BB405E"/>
    <w:rsid w:val="00CF26D6"/>
    <w:rsid w:val="00DE23D3"/>
    <w:rsid w:val="00E36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5A121"/>
  <w15:chartTrackingRefBased/>
  <w15:docId w15:val="{573733E8-EEFF-4BE1-AAAF-692D0F7D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745"/>
    <w:pPr>
      <w:spacing w:after="0" w:line="276" w:lineRule="auto"/>
      <w:ind w:left="425" w:firstLine="566"/>
    </w:pPr>
    <w:rPr>
      <w:rFonts w:ascii="Times New Roman" w:eastAsia="Times New Roman" w:hAnsi="Times New Roman" w:cs="Times New Roman"/>
      <w:kern w:val="0"/>
      <w:lang w:val="id" w:eastAsia="ja-JP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5A5745"/>
    <w:pPr>
      <w:spacing w:after="0" w:line="240" w:lineRule="auto"/>
    </w:pPr>
    <w:rPr>
      <w:rFonts w:ascii="Times New Roman" w:eastAsia="Times New Roman" w:hAnsi="Times New Roman" w:cs="Times New Roman"/>
      <w:kern w:val="0"/>
      <w:lang w:val="id" w:eastAsia="ja-JP"/>
      <w14:ligatures w14:val="none"/>
    </w:rPr>
  </w:style>
  <w:style w:type="paragraph" w:styleId="ListParagraph">
    <w:name w:val="List Paragraph"/>
    <w:basedOn w:val="Normal"/>
    <w:uiPriority w:val="34"/>
    <w:qFormat/>
    <w:rsid w:val="005A57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57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57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20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li.githu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/wi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Fazil</dc:creator>
  <cp:keywords/>
  <dc:description/>
  <cp:lastModifiedBy>Muhammad Fazil</cp:lastModifiedBy>
  <cp:revision>3</cp:revision>
  <dcterms:created xsi:type="dcterms:W3CDTF">2024-08-28T07:59:00Z</dcterms:created>
  <dcterms:modified xsi:type="dcterms:W3CDTF">2024-08-28T08:58:00Z</dcterms:modified>
</cp:coreProperties>
</file>